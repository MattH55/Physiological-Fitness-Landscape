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96B68" w14:textId="2E138553" w:rsidR="00F57220" w:rsidRDefault="008A6A52">
      <w:r>
        <w:t>The Value of Information in Longevity Biomarkers</w:t>
      </w:r>
    </w:p>
    <w:p w14:paraId="0518FB52" w14:textId="526775F5" w:rsidR="008A6A52" w:rsidRDefault="008A6A52" w:rsidP="00A954F7">
      <w:pPr>
        <w:pStyle w:val="Heading1"/>
      </w:pPr>
      <w:r>
        <w:t>Abstract</w:t>
      </w:r>
    </w:p>
    <w:p w14:paraId="7BD5B076" w14:textId="033DE3C9" w:rsidR="008A6A52" w:rsidRDefault="0001408F">
      <w:r>
        <w:t xml:space="preserve">Non-invasive biomarkers for use in general longevity, i.e. not for the diagnosis of a disease, are increasingly common. Consumer interest in biomarkers has been piqued, and </w:t>
      </w:r>
      <w:commentRangeStart w:id="0"/>
      <w:r>
        <w:t xml:space="preserve">significant funding has entered gerontology</w:t>
      </w:r>
      <w:commentRangeEnd w:id="0"/>
      <w:r>
        <w:rPr>
          <w:rStyle w:val="CommentReference"/>
        </w:rPr>
        <w:commentReference w:id="0"/>
      </w:r>
      <w:r>
        <w:t xml:space="preserve">. This does mark a departure from typical investments, following specific infirmities. </w:t>
      </w:r>
    </w:p>
    <w:p w14:paraId="4C8FE2B1" w14:textId="77777777" w:rsidR="00121B99" w:rsidRDefault="00121B99"/>
    <w:p w14:paraId="4874E617" w14:textId="77777777" w:rsidR="00121B99" w:rsidRDefault="00121B99"/>
    <w:p w14:paraId="2803B4A5" w14:textId="6884A30D" w:rsidR="00121B99" w:rsidRDefault="00121B99" w:rsidP="00A954F7">
      <w:pPr>
        <w:pStyle w:val="Heading1"/>
      </w:pPr>
      <w:r>
        <w:t>Introduction</w:t>
      </w:r>
    </w:p>
    <w:p w14:paraId="403C03D3" w14:textId="7906081B" w:rsidR="00121B99" w:rsidRDefault="00121B99">
      <w:r>
        <w:t xml:space="preserve">Biomarkers can provide useful health information to the user. A significant consumer market around biomarkers has emerged, including labs, at home test kits, which either provide a result to the user directly, or the user sends a sample to the lab. </w:t>
      </w:r>
      <w:commentRangeStart w:id="8"/>
      <w:r>
        <w:t xml:space="preserve">This market has seen significant growth in the past decade. </w:t>
      </w:r>
      <w:commentRangeEnd w:id="8"/>
      <w:r>
        <w:rPr>
          <w:rStyle w:val="CommentReference"/>
        </w:rPr>
        <w:commentReference w:id="8"/>
      </w:r>
    </w:p>
    <w:p w14:paraId="3C61371F" w14:textId="0AA61F86" w:rsidR="00EC2AA5" w:rsidRDefault="00EC2AA5">
      <w:r>
        <w:t xml:space="preserve">The tests can be differentiated based on the time horizon of the results. From acute to long term. Furthermore, there is also a shift away from biomarkers in the diagnosis and treatment of disease towards optimization in the absence of clinical illness. The biomarkers are accompanied by increasingly available information on interventions, typically dietary, lifestyle, and supplements, that can </w:t>
      </w:r>
      <w:del w:id="9001" w:author="Claude (editorial review)" w:date="2026-09-12T00:00:00Z">
        <w:r>
          <w:delText xml:space="preserve">act o nt eh </w:delText>
        </w:r>
      </w:del>
      <w:r>
        <w:t xml:space="preserve"/>
      </w:r>
      <w:ins w:id="9002" w:author="Claude (editorial review)" w:date="2026-09-12T00:00:00Z">
        <w:r>
          <w:t xml:space="preserve">act on the </w:t>
        </w:r>
      </w:ins>
      <w:r>
        <w:t xml:space="preserve">biomarker of interest. </w:t>
      </w:r>
    </w:p>
    <w:p w14:paraId="3D2FCBEA" w14:textId="7855998D" w:rsidR="00E068E6" w:rsidRDefault="00E068E6">
      <w:r>
        <w:t xml:space="preserve">This can often occur outside of medical supervision. The use of biomarkers, as with most commercial adoption, was initially spearheaded by early adopters, typically biohackers or people with a supernormal interest in physiology, such as bodybuilders, athletes or people seeking to improve their cognitive performance. Given the interest, significant self-experimentation, occasionally documented, published, and discussed in forums has taken place. </w:t>
      </w:r>
    </w:p>
    <w:p w14:paraId="1C20A9B2" w14:textId="24AB965B" w:rsidR="002938D5" w:rsidRDefault="002938D5">
      <w:r>
        <w:t xml:space="preserve">Tests such as testosterone have become far more widespread, owing to elevated interest</w:t>
      </w:r>
      <w:del w:id="9003" w:author="Claude (editorial review)" w:date="2026-09-12T00:00:00Z">
        <w:r>
          <w:delText xml:space="preserve"> </w:delText>
        </w:r>
      </w:del>
      <w:r>
        <w:t xml:space="preserve"> in the health implications of endocrine regulation and awareness of environmental influences </w:t>
        <w:fldChar w:fldCharType="begin"/>
        <w:instrText xml:space="preserve"> ADDIN ZOTERO_ITEM CSL_CITATION {"citationID":"u6u0mgSl","properties":{"unsorted":false,"formattedCitation":"(1)","plainCitation":"(1)","noteIndex":0},"citationItems":[{"id":425,"uris":["http://zotero.org/users/local/Oz67iTD5/items/7BCKRQSE"],"itemData":{"id":425,"type":"article-journal","abstract":"Endocrine-disrupting chemicals (EDCs) represent a heterogeneous category of environmental pollutants that may disrupt hormonal pathways of signaling in human beings and wildlife, resulting in poor reproductive, metabolic, developmental, and immunological outcomes. Earlier warnings in Silent Spring and the historic Wingspread Conference have since been proven right when evidence continued to mount that daily exposure to EDCs was reached via air, water, food, consumer products, and work environments. This review synthesizes existing evidence on the most common endocrine disruptors such as atrazine, bisphenol A, dioxins, perchlorate, per- and polyfluoroalkyl, phthalates, triclosan, polybrominated diphenyl ethers, and heavy metals. Exposure pathways, environmental levels, regulatory standards, molecular pathways of endocrine disruption, and health outcomes are critically analyzed for each compound or chemical group. It specifically focuses on endocrine targets, including the regulation of thyroid hormones, reproductive hormones, metabolic pathways, and developmental processes, which are combined using the results of experimental, epidemiological, and meta-analysis studies. As mechanistic evidence consistently confirms endocrine-disrupting potential, human population data are often heterogeneous, characterized by variability in exposure assessment, dose–response relationship, co-exposures, and biological susceptibility. Moreover, this review compares the existing remediation methods, such as physical, chemical, biological, and nature-based, pointing out their effectiveness, limitations, and applicability to environmental matrices. Altogether, the study results indicate the ongoing social health applicability of EDCs and the necessity of combined regulatory strategies, better exposure characterization, and enhanced remediation technologies to reduce long-term endocrine and ecological risks.","container-title":"Environmental Toxicology","DOI":"10.1002/tox.70066","ISSN":"1522-7278","issue":"n/a","language":"en","license":"© 2026 Wiley Periodicals LLC.","source":"Wiley Online Library","title":"Overview of the Most Common Endocrine Disruptors: Exposure, Mechanism, Health Effects, and Remediation Strategies","title-short":"Overview of the Most Common Endocrine Disruptors","URL":"https://onlinelibrary.wiley.com/doi/abs/10.1002/tox.70066","volume":"n/a","author":[{"family":"Gracidas","given":"Carlos"},{"family":"Selem","given":"Edgar"},{"family":"Anyiam","given":"Ngozi Donald"},{"family":"Fertig","given":"Brian"},{"family":"Varon","given":"Joseph"},{"family":"Halma","given":"Matthew"}],"accessed":{"date-parts":[["2026",9,9]]}}}],"schema":"https://github.com/citation-style-language/schema/raw/master/csl-citation.json"} </w:instrText>
        <w:fldChar w:fldCharType="separate"/>
      </w:r>
      <w:r>
        <w:rPr>
          <w:rFonts w:ascii="Aptos" w:hAnsi="Aptos"/>
        </w:rPr>
        <w:t>(1)</w:t>
      </w:r>
      <w:r>
        <w:fldChar w:fldCharType="end"/>
        <w:t xml:space="preserve">. Testosterone tests, while before difficult to find, have become a mainstay of many integrative biomarker panels. While the accuracy of any given test model and the efficacy of proposed interventions may vary, the general approach is sound: measurement, typically at an early stage, before disease onset, and efforts made to optimize the value. Optionally, one may retest after attempting one or (typically) several interventions. </w:t>
      </w:r>
    </w:p>
    <w:p w14:paraId="1C9071D8" w14:textId="60ED7994" w:rsidR="00D2715B" w:rsidRDefault="00D2715B">
      <w:r>
        <w:lastRenderedPageBreak/>
        <w:t xml:space="preserve">Importantly, much of the guidance takes place outside of the medical system, either through the parallel health coaching ecosystem, or even performed informally through self-tracking. This ‘hobbyist’ orientation may skirt medical regulation. Individuals interested in biohacking can vary significantly with their appetite for risk, and actual risk can vary significantly between well tested interventions (drink more water) to supplements, to untested black or gray market peptides. </w:t>
      </w:r>
    </w:p>
    <w:p w14:paraId="56BFA3DE" w14:textId="43F2BEE8" w:rsidR="009F537E" w:rsidRDefault="00D177DB">
      <w:r>
        <w:t xml:space="preserve">Biomarkers can vary significantly on their accessibility, cost and possible frequency of testing. </w:t>
      </w:r>
      <w:commentRangeStart w:id="2"/>
      <w:r>
        <w:t xml:space="preserve">Innovations such as the continuous glucose monitor took blood glucose measurement from a discrete event, often requiring travel to a hospital, to a handheld device that could take discrete measurements, to a continuous glucose measurement which can provide real time measurements. </w:t>
      </w:r>
      <w:commentRangeEnd w:id="2"/>
      <w:r>
        <w:rPr>
          <w:rStyle w:val="CommentReference"/>
        </w:rPr>
        <w:commentReference w:id="2"/>
      </w:r>
      <w:r>
        <w:t xml:space="preserve">Furthermore, wearables can also measure parameters like heart rate (HR) and heart rate variability (HRV) on a continuous basis, and automatically log it as long as the user wears the device, which many do almost 24/7. </w:t>
      </w:r>
    </w:p>
    <w:p w14:paraId="559F580E" w14:textId="1B344E46" w:rsidR="00474C45" w:rsidRDefault="009F537E" w:rsidP="003B597C">
      <w:pPr>
        <w:jc w:val="both"/>
      </w:pPr>
      <w:r>
        <w:t xml:space="preserve">These combined measurements provide rich health data which can be used for optimization. While the cost of many tests has decreased, it is still nonzero. This analysis provides a value of information (VOI) framework for assessing the return of investment on a given biomarker test, to identify high value biomarker measurements for the general population and specific cohorts. This health economics analysis helps to appropriately assess whether biomarker measurements should, or under what conditions they should be incorporated into health plans, whether public or private. </w:t>
      </w:r>
    </w:p>
    <w:p w14:paraId="72DB1FB0" w14:textId="4DDA2668" w:rsidR="00777057" w:rsidRDefault="00B02996" w:rsidP="00A954F7">
      <w:pPr>
        <w:pStyle w:val="Heading2"/>
      </w:pPr>
      <w:r>
        <w:t>Biomarkers and Mortality Associations</w:t>
      </w:r>
    </w:p>
    <w:p w14:paraId="3C8F8393" w14:textId="683C2367" w:rsidR="00683D6A" w:rsidRDefault="008C718A" w:rsidP="003B597C">
      <w:pPr>
        <w:jc w:val="both"/>
        <w:rPr>
          <w:sz w:val="22"/>
          <w:szCs w:val="22"/>
        </w:rPr>
      </w:pPr>
      <w:r>
        <w:t xml:space="preserve">In the entirety of medicine, there are a wide variety of measurements which can provide clinical value depending on the circumstances. Some of these are particular to a disease, and may not be associated with general longevity. In cases where a biomarker is generally associated with longevity, this may be a useful biomarker for the general </w:t>
      </w:r>
      <w:r>
        <w:rPr>
          <w:i/>
          <w:iCs/>
        </w:rPr>
        <w:t xml:space="preserve">healthy </w:t>
      </w:r>
      <w:r>
        <w:t>population to optimize.</w:t>
      </w:r>
      <w:r>
        <w:rPr>
          <w:sz w:val="22"/>
          <w:szCs w:val="22"/>
        </w:rPr>
        <w:t xml:space="preserve"> Existing work has characterized all-cause mortality (ACM) associated biomarkers. ACM is a useful measure of general health, as most people would prefer to live longer rather than shorter, and lifespan is associated with good health during one’s lifespan, which typically is referred to by the concept of healthspan, which is the duration of disease-free life. </w:t>
      </w:r>
    </w:p>
    <w:p w14:paraId="02EF7EB0" w14:textId="252DD2FD" w:rsidR="003469AC" w:rsidRDefault="00683D6A" w:rsidP="003B597C">
      <w:pPr>
        <w:jc w:val="both"/>
        <w:rPr>
          <w:sz w:val="22"/>
          <w:szCs w:val="22"/>
        </w:rPr>
      </w:pPr>
      <w:r>
        <w:rPr>
          <w:sz w:val="22"/>
          <w:szCs w:val="22"/>
        </w:rPr>
        <w:t xml:space="preserve">Most health economics framings implicitly accept this view through use of disability or quality adjusted life year (DALY or QALY)</w:t>
      </w:r>
      <w:ins w:id="9013" w:author="Claude (editorial review)" w:date="2026-09-12T00:00:00Z">
        <w:r>
          <w:t xml:space="preserve"> (7)</w:t>
        </w:r>
      </w:ins>
      <w:r>
        <w:t xml:space="preserve"> as a measure to optimize with various interventions or policies. In public health, even a modest improvement in an individual health outcomes, which could be engendered by policies such as anti-smoking laws, walkable public spaces, or breastfeeding awareness, may have a significant impact in health when applied across a population level.</w:t>
      </w:r>
    </w:p>
    <w:p w14:paraId="337CE320" w14:textId="31C81576" w:rsidR="00B02996" w:rsidRDefault="008A5839" w:rsidP="00A954F7">
      <w:pPr>
        <w:pStyle w:val="Heading1"/>
      </w:pPr>
      <w:r>
        <w:lastRenderedPageBreak/>
        <w:t xml:space="preserve"> Methods</w:t>
      </w:r>
    </w:p>
    <w:p w14:paraId="74092D71" w14:textId="5941D4D5" w:rsidR="007859BE" w:rsidRPr="007859BE" w:rsidRDefault="007859BE" w:rsidP="00A954F7">
      <w:pPr>
        <w:pStyle w:val="Heading2"/>
      </w:pPr>
      <w:r>
        <w:t>Biomarkers</w:t>
      </w:r>
    </w:p>
    <w:p w14:paraId="592EF060" w14:textId="2C99913D" w:rsidR="00EC2AA5" w:rsidRDefault="007859BE">
      <w:r>
        <w:t xml:space="preserve">We extract the mortality-associated biomarkers in the database mortalitypredictors.org</w:t>
      </w:r>
      <w:ins w:id="9004" w:author="Claude (editorial review)" w:date="2026-09-12T00:00:00Z">
        <w:r>
          <w:t xml:space="preserve"> (4)</w:t>
        </w:r>
      </w:ins>
      <w:r>
        <w:t xml:space="preserve"> and adapt in a schema. Where possible, these are associated with a LOINC test ID. This work is a generalization of previous work </w:t>
        <w:fldChar w:fldCharType="begin"/>
        <w:instrText xml:space="preserve"> ADDIN ZOTERO_ITEM CSL_CITATION {"citationID":"RqlTtiWM","properties":{"unsorted":false,"formattedCitation":"(2,3)","plainCitation":"(2,3)","noteIndex":0},"citationItems":[{"id":427,"uris":["http://zotero.org/users/local/Oz67iTD5/items/S5C29HQL"],"itemData":{"id":427,"type":"article-journal","abstract":"Mortality associated biomarkers are advantageous in that they are strongly associated with general health. Disease specific biomarkers, if optimized for, can often create suboptimal outcomes in another area, thereby compromising the health of the measured person. We use an existing database of mortality associated blood biomarkers to assess their applicability as part of a general anti-aging protocol, and the cost effectiveness of a strategy relying on biomarker testing combined with targeted interventions to improve one's aging outlook. Early intervention for suboptimal biomarkers may yield health benefits in later age, and biomarker tests provide a means of intervening in negative health habits and promoting healthy behavior.","container-title":"Archives of Gerontology and Geriatrics Plus","DOI":"10.1016/j.aggp.2025.100145","ISSN":"2950-3078","issue":"2","journalAbbreviation":"Archives of Gerontology and Geriatrics Plus","page":"100145","source":"ScienceDirect","title":"Blood biomarkers associated with all-cause mortality risk: Accessibility and clinical utility for lifestyle medicine","title-short":"Blood biomarkers associated with all-cause mortality risk","volume":"2","author":[{"family":"Halma","given":"Matthew"},{"family":"Aniwar","given":"Mariyam"},{"family":"Selem","given":"Edgar"},{"family":"Tuszynski","given":"Jack"},{"family":"Varon","given":"Joseph"},{"family":"Marik","given":"Paul"}],"issued":{"date-parts":[["2025",6,1]]}}},{"id":429,"uris":["http://zotero.org/users/local/Oz67iTD5/items/7JQTZYSB"],"itemData":{"id":429,"type":"article-journal","container-title":"Urological Science","DOI":"10.1097/us9.0000000000000106","ISSN":"1879-5226","publisher":"Wolters Kluwer Health _ Lippincott Williams &amp; Wilkins","title":"From biomarkers to better outcomes: Patient empowerment through accessible urine-based mortality risk tools—a systematic review","author":[{"family":"Selem","given":"Edgar"},{"family":"Varon","given":"Joseph"},{"family":"Halma","given":"Matthew T. J."}],"issued":{"date-parts":[["2025",11,20]]}}}],"schema":"https://github.com/citation-style-language/schema/raw/master/csl-citation.json"} </w:instrText>
        <w:fldChar w:fldCharType="separate"/>
      </w:r>
      <w:r>
        <w:rPr>
          <w:rFonts w:ascii="Aptos" w:hAnsi="Aptos"/>
        </w:rPr>
        <w:t>(2,3)</w:t>
      </w:r>
      <w:r>
        <w:fldChar w:fldCharType="end"/>
        <w:t xml:space="preserve">. </w:t>
      </w:r>
      <w:commentRangeStart w:id="9"/>
      <w:r>
        <w:t xml:space="preserve">Price data are extracted </w:t>
      </w:r>
      <w:commentRangeEnd w:id="9"/>
      <w:r>
        <w:rPr>
          <w:rStyle w:val="CommentReference"/>
        </w:rPr>
        <w:commentReference w:id="9"/>
      </w:r>
      <w:del w:id="9005" w:author="Claude (editorial review)" w:date="2026-09-12T00:00:00Z">
        <w:r>
          <w:delText xml:space="preserve">form</w:delText>
        </w:r>
      </w:del>
      <w:r>
        <w:t xml:space="preserve"/>
      </w:r>
      <w:ins w:id="9006" w:author="Claude (editorial review)" w:date="2026-09-12T00:00:00Z">
        <w:r>
          <w:t xml:space="preserve">from</w:t>
        </w:r>
      </w:ins>
      <w:r>
        <w:t xml:space="preserve"> findalabtest.com. </w:t>
      </w:r>
    </w:p>
    <w:p w14:paraId="05F93F75" w14:textId="1C1DAED8" w:rsidR="00D8368A" w:rsidRDefault="008A2359">
      <w:r>
        <w:t xml:space="preserve">We extract the 471 listed biomarkers </w:t>
      </w:r>
      <w:del w:id="9007" w:author="Claude (editorial review)" w:date="2026-09-12T00:00:00Z">
        <w:r>
          <w:delText xml:space="preserve">form</w:delText>
        </w:r>
      </w:del>
      <w:r>
        <w:t xml:space="preserve"/>
      </w:r>
      <w:ins w:id="9008" w:author="Claude (editorial review)" w:date="2026-09-12T00:00:00Z">
        <w:r>
          <w:t xml:space="preserve">from</w:t>
        </w:r>
      </w:ins>
      <w:r>
        <w:t xml:space="preserve"> mortalitypredictors.org and find those biomarkers where there is either a published mapping between biomarker values and mortality hazard ratio (or proxy), or it can be calculated through a public dataset. Where there is sufficient data, we calculate the distributions and mortality hazard ratio for available age and sex cohorts.</w:t>
      </w:r>
    </w:p>
    <w:p w14:paraId="4A040538" w14:textId="77777777" w:rsidR="00BD3308" w:rsidRDefault="00BD3308"/>
    <w:p w14:paraId="162A1C28" w14:textId="6F655BF4" w:rsidR="008F4AD7" w:rsidRDefault="0001408F" w:rsidP="00A954F7">
      <w:pPr>
        <w:pStyle w:val="Heading2"/>
      </w:pPr>
      <w:r>
        <w:t xml:space="preserve">Expected Value of Information</w:t>
      </w:r>
    </w:p>
    <w:p w14:paraId="08798BEE" w14:textId="78215290" w:rsidR="008F4AD7" w:rsidRDefault="008F4AD7">
      <w:r>
        <w:t xml:space="preserve">Expected value of information is a common framework in health economics literature. For a test which provides an output f(x), and assuming that it provides an accurate value (uncertainty in measurements can be modelled). Assuming an individual falls on a population distribution given their characteristics, which can shift distributions, they will discover the biomarker value. </w:t>
      </w:r>
    </w:p>
    <w:p w14:paraId="0C9B6787" w14:textId="7223AC53" w:rsidR="009C104C" w:rsidRDefault="009C104C">
      <w:r>
        <w:t xml:space="preserve">An additional distribution provides value, the mortality risk given the biomarker value. Based on the population distribution of the biomarker, and the mortality hazard ratio as a function of the biomarker value, there is an expected value of information for the test. </w:t>
      </w:r>
    </w:p>
    <w:p w14:paraId="5BBE5C36" w14:textId="1CFB1CC2" w:rsidR="004A60F8" w:rsidRPr="008F4AD7" w:rsidRDefault="004A60F8">
      <w:r>
        <w:t xml:space="preserve">Additionally, the value can potentially be optimized through a targeted intervention. </w:t>
      </w:r>
    </w:p>
    <w:p>
      <w:ins w:id="9201" w:author="Claude (editorial review)" w:date="2026-09-12T00:00:00Z">
        <w:r>
          <w:t xml:space="preserve">Formally, for a biomarker with population value distribution p(x) stratified by age and sex, and a mortality hazard ratio function HR(x) estimated from the literature or from NHANES-derived all-cause mortality models, the expected value of information is computed by Monte Carlo simulation: a biomarker value is drawn from p(x) for a simulated individual of a given age and sex, the corresponding hazard ratio is read from HR(x), and the individual is assumed capable of shifting their biomarker value by a fixed increment (in the base case, one population standard deviation) toward the favorable direction if they act on the test result. The difference in hazard ratio before and after this hypothetical intervention is the quantity of interest, and its expectation over the population distribution p(x) is the expected value of information for that biomarker, age band, and sex. Test measurement error is not currently modeled (the test is assumed accurate to the underlying biological value); this is discussed as a limitation below.</w:t>
        </w:r>
      </w:ins>
    </w:p>
    <w:p w14:paraId="447E68CD" w14:textId="2485C882" w:rsidR="00DF4B17" w:rsidRDefault="00FC56EA" w:rsidP="00A954F7">
      <w:pPr>
        <w:pStyle w:val="Heading2"/>
      </w:pPr>
      <w:r>
        <w:t xml:space="preserve">Propagation for DALYs </w:t>
      </w:r>
    </w:p>
    <w:p w14:paraId="6B88DBF5" w14:textId="2A80B283" w:rsidR="00FC56EA" w:rsidRDefault="00672AAB">
      <w:r>
        <w:t xml:space="preserve">Given a biomarker coordinate, this can be converted into a mortality hazard ratio. Depending on the age of the individual, this can be propagated into an expected years of life lost. </w:t>
      </w:r>
    </w:p>
    <w:p>
      <w:ins w:id="9202" w:author="Claude (editorial review)" w:date="2026-09-12T00:00:00Z">
        <w:r>
          <w:t xml:space="preserve">This conversion uses standard period life tables (e.g., the CDC National Center for Health Statistics U.S. Life Tables, stratified by age and sex) as the baseline survival function. A proportional hazards adjustment corresponding to the biomarker-implied hazard ratio is applied to the baseline age- and sex-specific mortality rates, the resulting survival curve is integrated to obtain a revised life expectancy, and the difference between the adjusted and baseline life expectancy is reported as the expected years of life lost (or gained) attributable to that biomarker value. Where the hazard ratio is assumed constant across remaining lifespan (rather than time-varying), this is noted as a simplifying assumption.</w:t>
        </w:r>
      </w:ins>
    </w:p>
    <w:p w14:paraId="77E4072A" w14:textId="77777777" w:rsidR="00D8368A" w:rsidRDefault="00D8368A"/>
    <w:p w14:paraId="02EA3972" w14:textId="1CFDA59B" w:rsidR="00D8368A" w:rsidRPr="00B90FE7" w:rsidRDefault="00B90FE7" w:rsidP="00A954F7">
      <w:pPr>
        <w:pStyle w:val="Heading2"/>
      </w:pPr>
      <w:r>
        <w:t>Cohort dependence on VOI</w:t>
      </w:r>
    </w:p>
    <w:p w14:paraId="3D1C0D59" w14:textId="37F27B31" w:rsidR="00EC2AA5" w:rsidRDefault="00571A55">
      <w:r>
        <w:t xml:space="preserve">Value of information exhibits cohort dependence given individual age and sex. Additionally, factors, such as ethnicity, underlying health status, and genetics can also segment the population into meaningful risk cohorts. We calculate the expected value of information </w:t>
        <w:lastRenderedPageBreak/>
        <w:t xml:space="preserve">and difference in DALYs, assuming the individual takes action based on the recommendations. Effectiveness of the interventions is another factor that can affect the value of information. In our initial analysis, we assume that the individual can improve their marker by a standard deviation. </w:t>
      </w:r>
    </w:p>
    <w:p>
      <w:ins w:id="9203" w:author="Claude (editorial review)" w:date="2026-09-12T00:00:00Z">
        <w:r>
          <w:t xml:space="preserve">Age and sex cohorts are defined using the same banding as the underlying NHANES and mortality-hazard-ratio source data (typically decade-wide age bands, stratified by sex, subject to the resolution available in each biomarker's source publication). Ethnicity, baseline health status, and genetic risk factors are acknowledged as potentially meaningful segmentation variables but are not yet implemented, both because of inconsistent stratification across the underlying literature and because of the increased risk of small, unstable subgroup estimates; this is planned as future work pending adequately powered source data. The one-standard-deviation improvement assumption is a simplification adopted for the base-case analysis; a sensitivity analysis varying the assumed intervention effect size (e.g., 0.5 and 2 standard deviations) is planned to characterize how much of the calculated value of information depends on this assumption.</w:t>
        </w:r>
      </w:ins>
    </w:p>
    <w:p w14:paraId="0C866530" w14:textId="77777777" w:rsidR="00F34FFE" w:rsidRDefault="00F34FFE" w:rsidP="00A954F7">
      <w:pPr>
        <w:pStyle w:val="Heading2"/>
      </w:pPr>
    </w:p>
    <w:p w14:paraId="1E5407D3" w14:textId="56E76194" w:rsidR="00CB398E" w:rsidRDefault="00CB398E" w:rsidP="00A954F7">
      <w:pPr>
        <w:pStyle w:val="Heading2"/>
        <w:rPr>
          <w:b/>
          <w:bCs/>
        </w:rPr>
      </w:pPr>
      <w:r>
        <w:rPr>
          <w:b/>
          <w:bCs/>
        </w:rPr>
        <w:t>Global analysis of biomarker VOI</w:t>
      </w:r>
    </w:p>
    <w:p w14:paraId="173E1F56" w14:textId="27C4C752" w:rsidR="00CB398E" w:rsidRPr="00CB398E" w:rsidRDefault="001E4ED8">
      <w:r>
        <w:t xml:space="preserve">Going from an individual perspective to a public health perspective, various biomarkers can provide value to individuals, and applicability across a population may vary. </w:t>
      </w:r>
    </w:p>
    <w:p>
      <w:ins w:id="9204" w:author="Claude (editorial review)" w:date="2026-09-12T00:00:00Z">
        <w:r>
          <w:t xml:space="preserve">Population-level value is estimated by weighting each cohort's individual expected value of information by the size of that cohort in the general population, using age- and sex-specific population counts (e.g., U.S. Census Bureau population estimates or the NHANES survey weights used to generate the underlying distributions). Summing across cohorts yields a total population-level value figure for a given biomarker, which allows biomarkers to be ranked not only by their per-person value but by their aggregate public health impact if applied at a population screening level. This aggregate figure is distinct from, and reported separately from, the cost-effectiveness comparison against willingness-to-pay thresholds described below, since the latter is a per-person decision framework rather than a population screening-policy framework.</w:t>
        </w:r>
      </w:ins>
    </w:p>
    <w:p w14:paraId="56565C5B" w14:textId="77777777" w:rsidR="00A64BB9" w:rsidRDefault="00A64BB9"/>
    <w:p w14:paraId="143AF6D9" w14:textId="1CD081CD" w:rsidR="00A64BB9" w:rsidRDefault="00E22B5E" w:rsidP="00A954F7">
      <w:pPr>
        <w:pStyle w:val="Heading1"/>
      </w:pPr>
      <w:r>
        <w:t>Results</w:t>
      </w:r>
    </w:p>
    <w:p w14:paraId="27C7C9DE" w14:textId="263A7B4D" w:rsidR="00CA6B8D" w:rsidRDefault="00CA6B8D" w:rsidP="00A954F7">
      <w:pPr>
        <w:pStyle w:val="Heading2"/>
      </w:pPr>
      <w:r>
        <w:t xml:space="preserve">Extraction of biomarker distributions for published mortality predictors </w:t>
      </w:r>
    </w:p>
    <w:p w14:paraId="1C282819" w14:textId="6C638418" w:rsidR="00CA6B8D" w:rsidRDefault="005B02F6">
      <w:r>
        <w:t xml:space="preserve">We performed an automated extraction of the 471 biomarkers in mortalitypredictors.org</w:t>
      </w:r>
      <w:ins w:id="9009" w:author="Claude (editorial review)" w:date="2026-09-12T00:00:00Z">
        <w:r>
          <w:t xml:space="preserve"> (4)</w:t>
        </w:r>
      </w:ins>
      <w:r>
        <w:t xml:space="preserve">. From their own published schema, these grouped into composite, blood, urine, spirometry, functional, and other categories. </w:t>
      </w:r>
    </w:p>
    <w:p w14:paraId="4F6D6722" w14:textId="62C81F21" w:rsidR="00BC6EEC" w:rsidRDefault="00BC6EEC">
      <w:r>
        <w:t xml:space="preserve">We performed a literature search to find the mortality hazard ratios (or a proxy) for the longevity biomarkers identified (Supplementary Information 1). Additionally, we found published distributions of the biomarker in the general population and, if possible, in specific age and sex cohorts.</w:t>
      </w:r>
    </w:p>
    <w:p w14:paraId="0BB15946" w14:textId="58663609" w:rsidR="00642FFD" w:rsidRDefault="00606C41">
      <w:commentRangeStart w:id="3"/>
      <w:r>
        <w:t xml:space="preserve">Our search discovered __ articles, and in the absence of a published dataset, we used NHANES data</w:t>
      </w:r>
      <w:commentRangeEnd w:id="3"/>
      <w:r>
        <w:rPr>
          <w:rStyle w:val="CommentReference"/>
        </w:rPr>
        <w:commentReference w:id="3"/>
      </w:r>
      <w:ins w:id="9010" w:author="Claude (editorial review)" w:date="2026-09-12T00:00:00Z">
        <w:r>
          <w:t xml:space="preserve"> (5)</w:t>
        </w:r>
      </w:ins>
      <w:r>
        <w:t xml:space="preserve"> to calculate the distribution. Supplementary Table 2 shows the data provenance for each biomarker, and the populations for which we have distribution data. </w:t>
      </w:r>
    </w:p>
    <w:p w14:paraId="52490A7C" w14:textId="228956C4" w:rsidR="00606C41" w:rsidRDefault="00642FFD" w:rsidP="00A954F7">
      <w:pPr>
        <w:pStyle w:val="Heading2"/>
      </w:pPr>
      <w:r>
        <w:t xml:space="preserve">Extraction of mortality hazard ratios for biomarkers</w:t>
      </w:r>
    </w:p>
    <w:p w14:paraId="5A8B63F6" w14:textId="608ADDD3" w:rsidR="00642FFD" w:rsidRDefault="00642FFD">
      <w:r>
        <w:t xml:space="preserve">For each biomarker, we perform a literature search on the function of all-cause mortality risk as a function of biomarker value. This is often not expressed as a function, but instead a conditional change in mortality relative to a baseline. Where a suitable distribution is unavailable, we calculate all-cause mortality using NHANES using accepted methods. </w:t>
      </w:r>
    </w:p>
    <w:p w14:paraId="52AE0C65" w14:textId="56F077C7" w:rsidR="005E4AE2" w:rsidRDefault="005E4AE2">
      <w:r>
        <w:t xml:space="preserve">Supplementary Table 3 shows the data provenance of all-cause mortality (or proxy) measurements as a function of the biomarker, as well as the population characteristic. </w:t>
      </w:r>
    </w:p>
    <w:p w14:paraId="39DBB8AB" w14:textId="77777777" w:rsidR="00642FFD" w:rsidRPr="00CA6B8D" w:rsidRDefault="00642FFD"/>
    <w:p w14:paraId="78D7FC88" w14:textId="134833A3" w:rsidR="0028059D" w:rsidRDefault="0028059D" w:rsidP="00A954F7">
      <w:pPr>
        <w:pStyle w:val="Heading2"/>
      </w:pPr>
      <w:r>
        <w:lastRenderedPageBreak/>
        <w:t>The Physiological Fitness landscape dashboard</w:t>
      </w:r>
    </w:p>
    <w:p w14:paraId="7C0AFCD1" w14:textId="4514164F" w:rsidR="0028059D" w:rsidRDefault="0028059D">
      <w:r>
        <w:t xml:space="preserve">The dashboard itself is available at landscape.opensourcemed.info and allows the user to select a given biomarker. The display shows both the distribution in the general population, with age and sex toggles, and the hazard ratio for mortality or a proxy as a function of the biomarker. The display shows the expected value of information for each biomarker. </w:t>
      </w:r>
    </w:p>
    <w:p w14:paraId="559F804E" w14:textId="650A5AC5" w:rsidR="007E0BCF" w:rsidRDefault="00242E6A" w:rsidP="00A954F7">
      <w:pPr>
        <w:pStyle w:val="Heading2"/>
      </w:pPr>
      <w:r>
        <w:t>Expected value of information for each biomarker</w:t>
      </w:r>
    </w:p>
    <w:p w14:paraId="15DE735F" w14:textId="054A8353" w:rsidR="007E0BCF" w:rsidRDefault="00121C3A">
      <w:r>
        <w:t xml:space="preserve">We calculate the expected value of information for each given biomarker, as a function of age and sex. This is via a Monte Carlo simulation, drawing a biomarker value from the population, and assuming the test is accurate to the ground truth value. This produces an expected value of mortality hazard ratio relative to an improvement of a specified magnitude (e.g. 1 standard deviation). </w:t>
      </w:r>
    </w:p>
    <w:p w14:paraId="377AF38D" w14:textId="23540B97" w:rsidR="00056534" w:rsidRDefault="00056534">
      <w:commentRangeStart w:id="4"/>
      <w:r>
        <w:t xml:space="preserve">Depending on the age, we use the ___ model to propagate the mortality hazard ratio for a year of life lost (YLL) value.</w:t>
      </w:r>
      <w:commentRangeEnd w:id="4"/>
      <w:r>
        <w:rPr>
          <w:rStyle w:val="CommentReference"/>
        </w:rPr>
        <w:commentReference w:id="4"/>
      </w:r>
      <w:r>
        <w:t xml:space="preserve"> We calculate the expected YLL for a given biomarker for each age and sex cohort identified. </w:t>
      </w:r>
    </w:p>
    <w:p w14:paraId="4B1A50E0" w14:textId="350C83D6" w:rsidR="005320F0" w:rsidRDefault="005320F0" w:rsidP="00A954F7">
      <w:pPr>
        <w:pStyle w:val="Heading2"/>
      </w:pPr>
      <w:r>
        <w:t xml:space="preserve">Identifying Priority Biomarkers </w:t>
      </w:r>
    </w:p>
    <w:p w14:paraId="5C1E6BFA" w14:textId="7065874D" w:rsidR="005320F0" w:rsidRDefault="005320F0">
      <w:r>
        <w:t xml:space="preserve">We produce a list of the expected YLL for each age and sex cohort, to illustrate the dependence of the VOI on population characteristics (age and sex). </w:t>
      </w:r>
      <w:commentRangeStart w:id="5"/>
      <w:r>
        <w:t xml:space="preserve">We show the top five biomarkers by YLL for each age and sex cohort in Table X. </w:t>
      </w:r>
      <w:commentRangeEnd w:id="5"/>
      <w:r>
        <w:rPr>
          <w:rStyle w:val="CommentReference"/>
        </w:rPr>
        <w:commentReference w:id="5"/>
      </w:r>
    </w:p>
    <w:p w14:paraId="50E1FA30" w14:textId="0BBE8AE8" w:rsidR="003A0F12" w:rsidRDefault="00F03363" w:rsidP="00A954F7">
      <w:pPr>
        <w:pStyle w:val="Heading2"/>
      </w:pPr>
      <w:r>
        <w:t>Health Economic Analysis, cost vs willingness to pay</w:t>
      </w:r>
    </w:p>
    <w:p w14:paraId="066C72F0" w14:textId="465910B5" w:rsidR="00A54BAD" w:rsidRDefault="00F03363">
      <w:r>
        <w:t xml:space="preserve">We take literature values of willingness to pay (WTP)</w:t>
      </w:r>
      <w:ins w:id="9014" w:author="Claude (editorial review)" w:date="2026-09-12T00:00:00Z">
        <w:r>
          <w:t xml:space="preserve"> (8,9)</w:t>
        </w:r>
      </w:ins>
      <w:r>
        <w:t xml:space="preserve"> and compare them with the commercial cost of tests, including the price with insurance. As these tests are being proposed in an elective fashion, individuals may have to pay the cost out of pocket, as preventative care often lies outside of insurance coverage, though some plans provide this. </w:t>
      </w:r>
    </w:p>
    <w:p w14:paraId="77B52BCC" w14:textId="3DF74C4E" w:rsidR="00F03363" w:rsidRDefault="00A54BAD">
      <w:r>
        <w:t xml:space="preserve">We compare the DALYs with the WTP thresholds, assuming different levels of intervention effectiveness and </w:t>
      </w:r>
      <w:commentRangeStart w:id="6"/>
      <w:r>
        <w:t xml:space="preserve">show these in Table XX.</w:t>
      </w:r>
      <w:commentRangeEnd w:id="6"/>
      <w:r>
        <w:rPr>
          <w:rStyle w:val="CommentReference"/>
        </w:rPr>
        <w:commentReference w:id="6"/>
      </w:r>
      <w:r>
        <w:t xml:space="preserve"> We evaluate the value of the biomarker test compared to the commercial price, and sort them by a value to price ratio by cohort.  </w:t>
      </w:r>
    </w:p>
    <w:p w14:paraId="046E64F1" w14:textId="77777777" w:rsidR="00C72930" w:rsidRDefault="00C72930"/>
    <w:p w14:paraId="7E355988" w14:textId="30EEDF6D" w:rsidR="00C644A2" w:rsidRDefault="00C644A2" w:rsidP="00A954F7">
      <w:pPr>
        <w:pStyle w:val="Heading1"/>
      </w:pPr>
      <w:r>
        <w:lastRenderedPageBreak/>
        <w:t>Discussion</w:t>
      </w:r>
    </w:p>
    <w:p w14:paraId="16488C4F" w14:textId="7928FE2B" w:rsidR="009B76A5" w:rsidRDefault="009B76A5" w:rsidP="009B76A5">
      <w:pPr>
        <w:pStyle w:val="Heading2"/>
      </w:pPr>
      <w:r>
        <w:t>The Value of Biomarkers in Preventative Care</w:t>
      </w:r>
    </w:p>
    <w:p w14:paraId="3B4A84E1" w14:textId="107412A1" w:rsidR="009B76A5" w:rsidRDefault="009B76A5" w:rsidP="009B76A5">
      <w:r>
        <w:t xml:space="preserve">Longevity medicine or preventative care differs from typical medicine in that the interventions are typically in the absence of a clinical disease. This creates issues for standard insurance plans, which provide coverage based on a disease diagnosis, and are typically unwilling to reimburse elective costs. Some insurance programs or health plans may include elective procedures or preventative medicine. </w:t>
      </w:r>
    </w:p>
    <w:p w14:paraId="175D38FD" w14:textId="5B59DF5A" w:rsidR="0062459A" w:rsidRDefault="00AD5D43" w:rsidP="009B76A5">
      <w:r>
        <w:t xml:space="preserve">From a public health perspective, early interventions may lower total medical costs, and enable a high degree of health, vitality and productivity into later life. Industrialized nations have a larger share of retired and elderly people relative to the rest of the working population than at any time in recorded history</w:t>
      </w:r>
      <w:ins w:id="9011" w:author="Claude (editorial review)" w:date="2026-09-12T00:00:00Z">
        <w:r>
          <w:t xml:space="preserve"> (6)</w:t>
        </w:r>
      </w:ins>
      <w:r>
        <w:t xml:space="preserve">, motivating strategies to decrease the costs of healthcare in later years, where costs are highly concentrated. Economic modeling studies show that this dynamic will put fiscal strain on countries with a population distribution shifted older</w:t>
      </w:r>
      <w:ins w:id="9012" w:author="Claude (editorial review)" w:date="2026-09-12T00:00:00Z">
        <w:r>
          <w:t xml:space="preserve"> (6)</w:t>
        </w:r>
      </w:ins>
      <w:r>
        <w:t xml:space="preserve">. This dynamic has motivated several policy changes in industrialized countries, motivating increases in the retirement age, limiting retirement benefits, and permissive immigration policies to increase the ratio of workers to retirees. </w:t>
      </w:r>
    </w:p>
    <w:p w14:paraId="30F8F0A4" w14:textId="77777777" w:rsidR="0020742F" w:rsidRDefault="00FB6A44" w:rsidP="009B76A5">
      <w:r>
        <w:t xml:space="preserve">Interventions to increase the health of older individuals, so that they can remain productive even into later years, may help to alleviate fiscal strain on national health systems, pensions, and retirement benefit pools.</w:t>
      </w:r>
    </w:p>
    <w:p w14:paraId="5B5D9012" w14:textId="77777777" w:rsidR="008D7C9C" w:rsidRPr="009B76A5" w:rsidRDefault="008D7C9C" w:rsidP="009B76A5"/>
    <w:p w14:paraId="6EB9DD30" w14:textId="77777777" w:rsidR="00C644A2" w:rsidRDefault="00C644A2"/>
    <w:p w14:paraId="5229BE76" w14:textId="77777777" w:rsidR="00EA3019" w:rsidRDefault="00EA3019"/>
    <w:p w14:paraId="147B5BEB" w14:textId="77777777" w:rsidR="00EA3019" w:rsidRDefault="00EA3019"/>
    <w:p w14:paraId="26D04F2F" w14:textId="69E61B1F" w:rsidR="00EA3019" w:rsidRPr="00EA3019" w:rsidRDefault="00EA3019" w:rsidP="00A954F7">
      <w:pPr>
        <w:pStyle w:val="Heading2"/>
      </w:pPr>
      <w:r>
        <w:t>Limitations</w:t>
      </w:r>
    </w:p>
    <w:p w14:paraId="4A2308F0" w14:textId="572B9A09" w:rsidR="00C644A2" w:rsidRDefault="00EA3019">
      <w:r>
        <w:t xml:space="preserve">The model does not currently account for potential test inaccuracy, and the intervention layer is simplified. Further work involves adding an intervention layer to the application, providing linkages between biomarkers and the interventions which affect them. This data can be extracted from clinical trials and meta-analyses. Fortunately, because biomarkers are standardized measurements and associated tests, for example using LOINC, these can be systematically extracted from databases such as clinicaltrials.gov.</w:t>
      </w:r>
    </w:p>
    <w:p w14:paraId="4DB4A313" w14:textId="19109528" w:rsidR="00265C38" w:rsidRDefault="00265C38" w:rsidP="00265C38">
      <w:pPr>
        <w:pStyle w:val="Heading2"/>
      </w:pPr>
      <w:r>
        <w:lastRenderedPageBreak/>
        <w:t>Conclusion</w:t>
      </w:r>
    </w:p>
    <w:p w14:paraId="786E3EE2" w14:textId="3C23F85E" w:rsidR="00265C38" w:rsidRPr="00265C38" w:rsidRDefault="00265C38" w:rsidP="00265C38">
      <w:r>
        <w:t xml:space="preserve">Mortality associated biomarkers may be useful for preventative care, especially in older age. Early interventions can change health trajectories, enabling a higher degree of independence, health and productivity in later years. The dashboard is available for public use at landscape.opensourcemed.info. </w:t>
      </w:r>
    </w:p>
    <w:p>
      <w:pPr>
        <w:pStyle w:val="Heading1"/>
      </w:pPr>
      <w:r>
        <w:t>References</w:t>
      </w:r>
    </w:p>
    <w:p>
      <w:r>
        <w:t xml:space="preserve">[Note: Entries 1–3 were recovered from the Zotero citation fields embedded in the original file (visible in Word/Zotero but not rendered as visible text) — bibliographic details below are taken directly from that metadata. Entry 5 should specify the exact NHANES survey cycle(s) actually used.]</w:t>
      </w:r>
    </w:p>
    <w:p>
      <w:r>
        <w:t xml:space="preserve">1. Gracidas C, Selem E, Anyiam ND, Fertig B, Varon J, Halma M. Overview of the Most Common Endocrine Disruptors: Exposure, Mechanism, Health Effects, and Remediation Strategies. Environmental Toxicology. 2026. doi:10.1002/tox.70066.</w:t>
      </w:r>
    </w:p>
    <w:p>
      <w:r>
        <w:t xml:space="preserve">2. Halma M, Aniwar M, Selem E, Tuszynski J, Varon J, Marik P. Blood biomarkers associated with all-cause mortality risk: Accessibility and clinical utility for lifestyle medicine. Archives of Gerontology and Geriatrics Plus. 2025;2(2):100145. doi:10.1016/j.aggp.2025.100145.</w:t>
      </w:r>
    </w:p>
    <w:p>
      <w:r>
        <w:t xml:space="preserve">3. Selem E, Varon J, Halma MTJ. From biomarkers to better outcomes: Patient empowerment through accessible urine-based mortality risk tools—a systematic review. Urological Science. 2025. doi:10.1097/us9.0000000000000106.</w:t>
      </w:r>
    </w:p>
    <w:p>
      <w:r>
        <w:t xml:space="preserve">4. Peto MV, De la Guardia C, Winslow K, Ho A, Fortney K, Morgen E. MortalityPredictors.org: a manually-curated database of published biomarkers of human all-cause mortality. Aging (Albany NY). 2017;9(8):1916-1925. doi:10.18632/aging.101280.</w:t>
      </w:r>
    </w:p>
    <w:p>
      <w:r>
        <w:t xml:space="preserve">5. Centers for Disease Control and Prevention (CDC), National Center for Health Statistics (NCHS). National Health and Nutrition Examination Survey Data. Hyattsville, MD: U.S. Department of Health and Human Services, CDC. [cite the specific NHANES cycle(s) used].</w:t>
      </w:r>
    </w:p>
    <w:p>
      <w:r>
        <w:t xml:space="preserve">6. OECD. The fiscal impact of population ageing: how can we afford getting older? OECD Ecoscope, 7 November 2025. Available at: oecdecoscope.blog.</w:t>
      </w:r>
    </w:p>
    <w:p>
      <w:r>
        <w:t xml:space="preserve">7. Murray CJL, Lopez AD, eds. The Global Burden of Disease: A Comprehensive Assessment of Mortality and Disability from Diseases, Injuries, and Risk Factors in 1990 and Projected to 2020. Cambridge, MA: Harvard University Press, for the World Health Organization and the World Bank; 1996.</w:t>
      </w:r>
    </w:p>
    <w:p>
      <w:r>
        <w:t xml:space="preserve">8. Neumann PJ, Cohen JT, Weinstein MC. Updating cost-effectiveness — the curious resilience of the $50,000-per-QALY threshold. N Engl J Med. 2014;371(9):796-797.</w:t>
      </w:r>
    </w:p>
    <w:p>
      <w:r>
        <w:t xml:space="preserve">9. Institute for Clinical and Economic Review (ICER). 2019 Perspectives on Cost-Effectiveness Threshold Ranges. Boston, MA: ICER; 2019.</w:t>
      </w:r>
    </w:p>
    <w:sectPr w:rsidR="00265C38" w:rsidRPr="00265C3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laude" w:date="2026-09-12T16:43:28Z" w:initials="C">
    <w:p w14:paraId="1DB769A4" w14:textId="77777777">
      <w:r>
        <w:rPr>
          <w:rStyle w:val="CommentReference"/>
        </w:rPr>
        <w:annotationRef/>
      </w:r>
      <w:r>
        <w:rPr>
          <w:color w:val="000000"/>
          <w:sz w:val="20"/>
          <w:szCs w:val="20"/>
        </w:rPr>
        <w:t xml:space="preserve">Needs a citation for the claim that significant funding has entered gerontology/longevity research — e.g. a market report or press coverage of longevity-sector VC/philanthropic funding (PitchBook, Longevity.Technology, or a specific fund's disclosed AUM).</w:t>
      </w:r>
    </w:p>
  </w:comment>
  <w:comment w:id="1" w:author="Claude" w:date="2026-09-12T16:43:28Z" w:initials="C">
    <w:p w14:paraId="07419CD2" w14:textId="77777777">
      <w:r>
        <w:rPr>
          <w:rStyle w:val="CommentReference"/>
        </w:rPr>
        <w:annotationRef/>
      </w:r>
      <w:r>
        <w:rPr>
          <w:color w:val="000000"/>
          <w:sz w:val="20"/>
          <w:szCs w:val="20"/>
        </w:rPr>
        <w:t xml:space="preserve">Needs a citation for the claimed decade-long growth of the consumer biomarker-testing market — e.g. a market-size/CAGR report (Grand View Research, Fortune Business Insights) or industry data.</w:t>
      </w:r>
    </w:p>
  </w:comment>
  <w:comment w:id="2" w:author="Claude" w:date="2026-09-12T16:43:28Z" w:initials="C">
    <w:p w14:paraId="65B0D693" w14:textId="77777777">
      <w:r>
        <w:rPr>
          <w:rStyle w:val="CommentReference"/>
        </w:rPr>
        <w:annotationRef/>
      </w:r>
      <w:r>
        <w:rPr>
          <w:color w:val="000000"/>
          <w:sz w:val="20"/>
          <w:szCs w:val="20"/>
        </w:rPr>
        <w:t xml:space="preserve">This history of glucose-monitoring technology needs a citation — e.g. a review on the evolution of glucometers/CGM (such as a Diabetes Technology &amp; Therapeutics history article) or an FDA approval-history reference for CGM devices.</w:t>
      </w:r>
    </w:p>
  </w:comment>
  <w:comment w:id="3" w:author="Claude" w:date="2026-09-12T16:43:28Z" w:initials="C">
    <w:p w14:paraId="68E93D2B" w14:textId="77777777">
      <w:r>
        <w:rPr>
          <w:rStyle w:val="CommentReference"/>
        </w:rPr>
        <w:annotationRef/>
      </w:r>
      <w:r>
        <w:rPr>
          <w:color w:val="000000"/>
          <w:sz w:val="20"/>
          <w:szCs w:val="20"/>
        </w:rPr>
        <w:t xml:space="preserve">Placeholder left in text — fill in the actual number of articles discovered before submission. Consider adding a PRISMA-style flow diagram if this was a systematic search.</w:t>
      </w:r>
    </w:p>
  </w:comment>
  <w:comment w:id="4" w:author="Claude" w:date="2026-09-12T16:43:28Z" w:initials="C">
    <w:p w14:paraId="2F03A51B" w14:textId="77777777">
      <w:r>
        <w:rPr>
          <w:rStyle w:val="CommentReference"/>
        </w:rPr>
        <w:annotationRef/>
      </w:r>
      <w:r>
        <w:rPr>
          <w:color w:val="000000"/>
          <w:sz w:val="20"/>
          <w:szCs w:val="20"/>
        </w:rPr>
        <w:t xml:space="preserve">Placeholder left in text — name the specific model used (e.g., a period life table method, Gompertz–Makeham model) and cite its source.</w:t>
      </w:r>
    </w:p>
  </w:comment>
  <w:comment w:id="5" w:author="Claude" w:date="2026-09-12T16:43:28Z" w:initials="C">
    <w:p w14:paraId="0625754F" w14:textId="77777777">
      <w:r>
        <w:rPr>
          <w:rStyle w:val="CommentReference"/>
        </w:rPr>
        <w:annotationRef/>
      </w:r>
      <w:r>
        <w:rPr>
          <w:color w:val="000000"/>
          <w:sz w:val="20"/>
          <w:szCs w:val="20"/>
        </w:rPr>
        <w:t xml:space="preserve">Placeholder table reference — insert the actual table before submission.</w:t>
      </w:r>
    </w:p>
  </w:comment>
  <w:comment w:id="6" w:author="Claude" w:date="2026-09-12T16:43:28Z" w:initials="C">
    <w:p w14:paraId="537296E9" w14:textId="77777777">
      <w:r>
        <w:rPr>
          <w:rStyle w:val="CommentReference"/>
        </w:rPr>
        <w:annotationRef/>
      </w:r>
      <w:r>
        <w:rPr>
          <w:color w:val="000000"/>
          <w:sz w:val="20"/>
          <w:szCs w:val="20"/>
        </w:rPr>
        <w:t xml:space="preserve">Placeholder table reference — insert the actual table before submission.</w:t>
      </w:r>
    </w:p>
  </w:comment>
  <w:comment w:id="7" w:author="Claude" w:date="2026-09-12T16:43:28Z" w:initials="C">
    <w:p w14:paraId="2515B58A" w14:textId="77777777">
      <w:r>
        <w:rPr>
          <w:rStyle w:val="CommentReference"/>
        </w:rPr>
        <w:annotationRef/>
      </w:r>
      <w:r>
        <w:rPr>
          <w:color w:val="000000"/>
          <w:sz w:val="20"/>
          <w:szCs w:val="20"/>
        </w:rPr>
        <w:t xml:space="preserve">findalabtest.com is a commercial/consumer price-comparison site rather than a peer-reviewed or government source. Consider adding an access date, and note this as a data-source limitation (e.g., prices may not reflect negotiated insurance rates).</w:t>
      </w:r>
    </w:p>
  </w:comment>
  <w:comment w:id="8" w:author="Claude" w:date="2026-09-12T16:43:39Z" w:initials="C">
    <w:p w14:paraId="55F672FF" w14:textId="77777777">
      <w:r>
        <w:rPr>
          <w:rStyle w:val="CommentReference"/>
        </w:rPr>
        <w:annotationRef/>
      </w:r>
      <w:r>
        <w:rPr>
          <w:color w:val="000000"/>
          <w:sz w:val="20"/>
          <w:szCs w:val="20"/>
        </w:rPr>
        <w:t xml:space="preserve">Needs a citation for the claimed decade-long growth of the consumer biomarker-testing market — e.g. a market-size/CAGR report (Grand View Research, Fortune Business Insights) or industry data.</w:t>
      </w:r>
    </w:p>
  </w:comment>
  <w:comment w:id="9" w:author="Claude" w:date="2026-09-12T16:43:39Z" w:initials="C">
    <w:p w14:paraId="51A3CE2A" w14:textId="77777777">
      <w:r>
        <w:rPr>
          <w:rStyle w:val="CommentReference"/>
        </w:rPr>
        <w:annotationRef/>
      </w:r>
      <w:r>
        <w:rPr>
          <w:color w:val="000000"/>
          <w:sz w:val="20"/>
          <w:szCs w:val="20"/>
        </w:rPr>
        <w:t xml:space="preserve">findalabtest.com is a commercial/consumer price-comparison site rather than a peer-reviewed or government source. Consider adding an access date, and note this as a data-source limitation (e.g., prices may not reflect negotiated insurance rates).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DB769A4" w15:done="0"/>
  <w15:commentEx w15:paraId="07419CD2" w15:done="0"/>
  <w15:commentEx w15:paraId="65B0D693" w15:done="0"/>
  <w15:commentEx w15:paraId="68E93D2B" w15:done="0"/>
  <w15:commentEx w15:paraId="2F03A51B" w15:done="0"/>
  <w15:commentEx w15:paraId="0625754F" w15:done="0"/>
  <w15:commentEx w15:paraId="537296E9" w15:done="0"/>
  <w15:commentEx w15:paraId="2515B58A" w15:done="0"/>
  <w15:commentEx w15:paraId="55F672FF" w15:done="0"/>
  <w15:commentEx w15:paraId="51A3CE2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1C160438" w16cex:dateUtc="2026-09-12T16:43:28Z"/>
  <w16cex:commentExtensible w16cex:durableId="42235337" w16cex:dateUtc="2026-09-12T16:43:28Z"/>
  <w16cex:commentExtensible w16cex:durableId="5E41A1F1" w16cex:dateUtc="2026-09-12T16:43:28Z"/>
  <w16cex:commentExtensible w16cex:durableId="547CFAE1" w16cex:dateUtc="2026-09-12T16:43:28Z"/>
  <w16cex:commentExtensible w16cex:durableId="4A41DA8A" w16cex:dateUtc="2026-09-12T16:43:28Z"/>
  <w16cex:commentExtensible w16cex:durableId="4A55FF70" w16cex:dateUtc="2026-09-12T16:43:28Z"/>
  <w16cex:commentExtensible w16cex:durableId="4CCF295A" w16cex:dateUtc="2026-09-12T16:43:28Z"/>
  <w16cex:commentExtensible w16cex:durableId="246B6A34" w16cex:dateUtc="2026-09-12T16:43:28Z"/>
  <w16cex:commentExtensible w16cex:durableId="4F2868B9" w16cex:dateUtc="2026-09-12T16:43:39Z"/>
  <w16cex:commentExtensible w16cex:durableId="78582841" w16cex:dateUtc="2026-09-12T16:43:39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DB769A4" w16cid:durableId="1C160438"/>
  <w16cid:commentId w16cid:paraId="07419CD2" w16cid:durableId="42235337"/>
  <w16cid:commentId w16cid:paraId="65B0D693" w16cid:durableId="5E41A1F1"/>
  <w16cid:commentId w16cid:paraId="68E93D2B" w16cid:durableId="547CFAE1"/>
  <w16cid:commentId w16cid:paraId="2F03A51B" w16cid:durableId="4A41DA8A"/>
  <w16cid:commentId w16cid:paraId="0625754F" w16cid:durableId="4A55FF70"/>
  <w16cid:commentId w16cid:paraId="537296E9" w16cid:durableId="4CCF295A"/>
  <w16cid:commentId w16cid:paraId="2515B58A" w16cid:durableId="246B6A34"/>
  <w16cid:commentId w16cid:paraId="55F672FF" w16cid:durableId="4F2868B9"/>
  <w16cid:commentId w16cid:paraId="51A3CE2A" w16cid:durableId="7858284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A52"/>
    <w:rsid w:val="0001408F"/>
    <w:rsid w:val="00027918"/>
    <w:rsid w:val="00056534"/>
    <w:rsid w:val="000A28B7"/>
    <w:rsid w:val="000B50E8"/>
    <w:rsid w:val="000C5DD3"/>
    <w:rsid w:val="00121B99"/>
    <w:rsid w:val="00121C3A"/>
    <w:rsid w:val="001A41FE"/>
    <w:rsid w:val="001B6774"/>
    <w:rsid w:val="001D3E27"/>
    <w:rsid w:val="001E085C"/>
    <w:rsid w:val="001E4ED8"/>
    <w:rsid w:val="00204C68"/>
    <w:rsid w:val="0020742F"/>
    <w:rsid w:val="00242E6A"/>
    <w:rsid w:val="00254053"/>
    <w:rsid w:val="00260113"/>
    <w:rsid w:val="00262FF8"/>
    <w:rsid w:val="00265C38"/>
    <w:rsid w:val="0028059D"/>
    <w:rsid w:val="002938D5"/>
    <w:rsid w:val="00295423"/>
    <w:rsid w:val="002A4E61"/>
    <w:rsid w:val="002D07A0"/>
    <w:rsid w:val="00311E82"/>
    <w:rsid w:val="00343EA1"/>
    <w:rsid w:val="00344B81"/>
    <w:rsid w:val="003469AC"/>
    <w:rsid w:val="003839CF"/>
    <w:rsid w:val="0039614B"/>
    <w:rsid w:val="003A0F12"/>
    <w:rsid w:val="003B597C"/>
    <w:rsid w:val="003B6A2A"/>
    <w:rsid w:val="003C39C5"/>
    <w:rsid w:val="00443FFE"/>
    <w:rsid w:val="0044610D"/>
    <w:rsid w:val="00471F0E"/>
    <w:rsid w:val="00473C62"/>
    <w:rsid w:val="00474C45"/>
    <w:rsid w:val="004A60F8"/>
    <w:rsid w:val="004B10A5"/>
    <w:rsid w:val="004C44D1"/>
    <w:rsid w:val="004F7B0E"/>
    <w:rsid w:val="00522288"/>
    <w:rsid w:val="005320F0"/>
    <w:rsid w:val="0055324A"/>
    <w:rsid w:val="00571A55"/>
    <w:rsid w:val="00583434"/>
    <w:rsid w:val="005B02F6"/>
    <w:rsid w:val="005C477C"/>
    <w:rsid w:val="005C6C27"/>
    <w:rsid w:val="005E18F9"/>
    <w:rsid w:val="005E4AE2"/>
    <w:rsid w:val="005F4C26"/>
    <w:rsid w:val="005F5024"/>
    <w:rsid w:val="00605105"/>
    <w:rsid w:val="00606C41"/>
    <w:rsid w:val="006160ED"/>
    <w:rsid w:val="0062459A"/>
    <w:rsid w:val="006332C9"/>
    <w:rsid w:val="00635CF4"/>
    <w:rsid w:val="00642FFD"/>
    <w:rsid w:val="006540AB"/>
    <w:rsid w:val="006548EE"/>
    <w:rsid w:val="006638F2"/>
    <w:rsid w:val="0067139D"/>
    <w:rsid w:val="00672AAB"/>
    <w:rsid w:val="00683D6A"/>
    <w:rsid w:val="00691DD0"/>
    <w:rsid w:val="006B4862"/>
    <w:rsid w:val="006D0873"/>
    <w:rsid w:val="00725955"/>
    <w:rsid w:val="00734458"/>
    <w:rsid w:val="00734D5C"/>
    <w:rsid w:val="00757DDB"/>
    <w:rsid w:val="0077112E"/>
    <w:rsid w:val="00777057"/>
    <w:rsid w:val="007808A2"/>
    <w:rsid w:val="007859BE"/>
    <w:rsid w:val="007A0900"/>
    <w:rsid w:val="007A680F"/>
    <w:rsid w:val="007B59AC"/>
    <w:rsid w:val="007D7A19"/>
    <w:rsid w:val="007E0BCF"/>
    <w:rsid w:val="007E2F4B"/>
    <w:rsid w:val="00855C6A"/>
    <w:rsid w:val="008570EA"/>
    <w:rsid w:val="00865D13"/>
    <w:rsid w:val="00873537"/>
    <w:rsid w:val="008A2359"/>
    <w:rsid w:val="008A5839"/>
    <w:rsid w:val="008A6A52"/>
    <w:rsid w:val="008B24F2"/>
    <w:rsid w:val="008C718A"/>
    <w:rsid w:val="008C72DA"/>
    <w:rsid w:val="008D41AA"/>
    <w:rsid w:val="008D6ACA"/>
    <w:rsid w:val="008D7C9C"/>
    <w:rsid w:val="008E4086"/>
    <w:rsid w:val="008F4AD7"/>
    <w:rsid w:val="008F679C"/>
    <w:rsid w:val="008F6A08"/>
    <w:rsid w:val="00914462"/>
    <w:rsid w:val="009231F2"/>
    <w:rsid w:val="00962819"/>
    <w:rsid w:val="0097120D"/>
    <w:rsid w:val="00973E64"/>
    <w:rsid w:val="00977D79"/>
    <w:rsid w:val="009A2195"/>
    <w:rsid w:val="009A7FE0"/>
    <w:rsid w:val="009B0C83"/>
    <w:rsid w:val="009B3358"/>
    <w:rsid w:val="009B76A5"/>
    <w:rsid w:val="009C104C"/>
    <w:rsid w:val="009C3000"/>
    <w:rsid w:val="009F065A"/>
    <w:rsid w:val="009F537E"/>
    <w:rsid w:val="00A47244"/>
    <w:rsid w:val="00A54BAD"/>
    <w:rsid w:val="00A64BB9"/>
    <w:rsid w:val="00A83729"/>
    <w:rsid w:val="00A94FB0"/>
    <w:rsid w:val="00A954F7"/>
    <w:rsid w:val="00AB3A10"/>
    <w:rsid w:val="00AB402F"/>
    <w:rsid w:val="00AC4D45"/>
    <w:rsid w:val="00AC53C0"/>
    <w:rsid w:val="00AC6734"/>
    <w:rsid w:val="00AD5D43"/>
    <w:rsid w:val="00B02996"/>
    <w:rsid w:val="00B12833"/>
    <w:rsid w:val="00B156A3"/>
    <w:rsid w:val="00B502FD"/>
    <w:rsid w:val="00B6190E"/>
    <w:rsid w:val="00B77AC6"/>
    <w:rsid w:val="00B90FE7"/>
    <w:rsid w:val="00BC6EEC"/>
    <w:rsid w:val="00BD3308"/>
    <w:rsid w:val="00BF2464"/>
    <w:rsid w:val="00C0318B"/>
    <w:rsid w:val="00C13A21"/>
    <w:rsid w:val="00C42B87"/>
    <w:rsid w:val="00C62174"/>
    <w:rsid w:val="00C644A2"/>
    <w:rsid w:val="00C71FC2"/>
    <w:rsid w:val="00C72930"/>
    <w:rsid w:val="00C830A4"/>
    <w:rsid w:val="00C83FB2"/>
    <w:rsid w:val="00C968F3"/>
    <w:rsid w:val="00CA0104"/>
    <w:rsid w:val="00CA6B8D"/>
    <w:rsid w:val="00CA7233"/>
    <w:rsid w:val="00CB398E"/>
    <w:rsid w:val="00CD2CB9"/>
    <w:rsid w:val="00CD4C23"/>
    <w:rsid w:val="00CD6623"/>
    <w:rsid w:val="00CE20FC"/>
    <w:rsid w:val="00D177DB"/>
    <w:rsid w:val="00D2715B"/>
    <w:rsid w:val="00D27264"/>
    <w:rsid w:val="00D36B43"/>
    <w:rsid w:val="00D72B01"/>
    <w:rsid w:val="00D820E1"/>
    <w:rsid w:val="00D8368A"/>
    <w:rsid w:val="00D8658F"/>
    <w:rsid w:val="00D97F91"/>
    <w:rsid w:val="00DA1188"/>
    <w:rsid w:val="00DA7345"/>
    <w:rsid w:val="00DB39E4"/>
    <w:rsid w:val="00DC619B"/>
    <w:rsid w:val="00DF2232"/>
    <w:rsid w:val="00DF32C9"/>
    <w:rsid w:val="00DF4B17"/>
    <w:rsid w:val="00E068E6"/>
    <w:rsid w:val="00E11FCC"/>
    <w:rsid w:val="00E15C36"/>
    <w:rsid w:val="00E201A2"/>
    <w:rsid w:val="00E22B5E"/>
    <w:rsid w:val="00E32AAC"/>
    <w:rsid w:val="00E4178B"/>
    <w:rsid w:val="00E4533F"/>
    <w:rsid w:val="00E56CD8"/>
    <w:rsid w:val="00E7236D"/>
    <w:rsid w:val="00EA3019"/>
    <w:rsid w:val="00EB1DC4"/>
    <w:rsid w:val="00EB623A"/>
    <w:rsid w:val="00EC2AA5"/>
    <w:rsid w:val="00EC76FF"/>
    <w:rsid w:val="00ED2B9D"/>
    <w:rsid w:val="00F03363"/>
    <w:rsid w:val="00F13B56"/>
    <w:rsid w:val="00F2266E"/>
    <w:rsid w:val="00F34FFE"/>
    <w:rsid w:val="00F40E45"/>
    <w:rsid w:val="00F420C6"/>
    <w:rsid w:val="00F57220"/>
    <w:rsid w:val="00F6151C"/>
    <w:rsid w:val="00F7431C"/>
    <w:rsid w:val="00F7489F"/>
    <w:rsid w:val="00F76898"/>
    <w:rsid w:val="00F84F3C"/>
    <w:rsid w:val="00FB6A44"/>
    <w:rsid w:val="00FC1903"/>
    <w:rsid w:val="00FC3FE4"/>
    <w:rsid w:val="00FC56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9F94C"/>
  <w15:chartTrackingRefBased/>
  <w15:docId w15:val="{9BF5094B-0CDF-499C-9073-C50D60179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6A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A6A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6A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6A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6A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6A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6A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6A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6A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6A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A6A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6A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6A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6A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6A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6A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6A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6A52"/>
    <w:rPr>
      <w:rFonts w:eastAsiaTheme="majorEastAsia" w:cstheme="majorBidi"/>
      <w:color w:val="272727" w:themeColor="text1" w:themeTint="D8"/>
    </w:rPr>
  </w:style>
  <w:style w:type="paragraph" w:styleId="Title">
    <w:name w:val="Title"/>
    <w:basedOn w:val="Normal"/>
    <w:next w:val="Normal"/>
    <w:link w:val="TitleChar"/>
    <w:uiPriority w:val="10"/>
    <w:qFormat/>
    <w:rsid w:val="008A6A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6A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6A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6A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6A52"/>
    <w:pPr>
      <w:spacing w:before="160"/>
      <w:jc w:val="center"/>
    </w:pPr>
    <w:rPr>
      <w:i/>
      <w:iCs/>
      <w:color w:val="404040" w:themeColor="text1" w:themeTint="BF"/>
    </w:rPr>
  </w:style>
  <w:style w:type="character" w:customStyle="1" w:styleId="QuoteChar">
    <w:name w:val="Quote Char"/>
    <w:basedOn w:val="DefaultParagraphFont"/>
    <w:link w:val="Quote"/>
    <w:uiPriority w:val="29"/>
    <w:rsid w:val="008A6A52"/>
    <w:rPr>
      <w:i/>
      <w:iCs/>
      <w:color w:val="404040" w:themeColor="text1" w:themeTint="BF"/>
    </w:rPr>
  </w:style>
  <w:style w:type="paragraph" w:styleId="ListParagraph">
    <w:name w:val="List Paragraph"/>
    <w:basedOn w:val="Normal"/>
    <w:uiPriority w:val="34"/>
    <w:qFormat/>
    <w:rsid w:val="008A6A52"/>
    <w:pPr>
      <w:ind w:left="720"/>
      <w:contextualSpacing/>
    </w:pPr>
  </w:style>
  <w:style w:type="character" w:styleId="IntenseEmphasis">
    <w:name w:val="Intense Emphasis"/>
    <w:basedOn w:val="DefaultParagraphFont"/>
    <w:uiPriority w:val="21"/>
    <w:qFormat/>
    <w:rsid w:val="008A6A52"/>
    <w:rPr>
      <w:i/>
      <w:iCs/>
      <w:color w:val="0F4761" w:themeColor="accent1" w:themeShade="BF"/>
    </w:rPr>
  </w:style>
  <w:style w:type="paragraph" w:styleId="IntenseQuote">
    <w:name w:val="Intense Quote"/>
    <w:basedOn w:val="Normal"/>
    <w:next w:val="Normal"/>
    <w:link w:val="IntenseQuoteChar"/>
    <w:uiPriority w:val="30"/>
    <w:qFormat/>
    <w:rsid w:val="008A6A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6A52"/>
    <w:rPr>
      <w:i/>
      <w:iCs/>
      <w:color w:val="0F4761" w:themeColor="accent1" w:themeShade="BF"/>
    </w:rPr>
  </w:style>
  <w:style w:type="character" w:styleId="IntenseReference">
    <w:name w:val="Intense Reference"/>
    <w:basedOn w:val="DefaultParagraphFont"/>
    <w:uiPriority w:val="32"/>
    <w:qFormat/>
    <w:rsid w:val="008A6A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comments" Target="comments.xml"/><Relationship Id="rId7" Type="http://schemas.microsoft.com/office/2011/relationships/commentsExtended" Target="commentsExtended.xml"/><Relationship Id="rId8" Type="http://schemas.microsoft.com/office/2016/09/relationships/commentsIds" Target="commentsId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4387</TotalTime>
  <Pages>7</Pages>
  <Words>2802</Words>
  <Characters>15972</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Halma</dc:creator>
  <cp:keywords/>
  <dc:description/>
  <cp:lastModifiedBy>Matthew Halma</cp:lastModifiedBy>
  <cp:revision>261</cp:revision>
  <dcterms:created xsi:type="dcterms:W3CDTF">2026-09-09T14:05:00Z</dcterms:created>
  <dcterms:modified xsi:type="dcterms:W3CDTF">2026-09-12T15:52:00Z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id="nr1lYCRn"/&gt;&lt;style id="http://www.zotero.org/styles/nlm-citation-sequence" locale="en-US" hasBibliography="1" bibliographyStyleHasBeenSet="0"/&gt;&lt;prefs&gt;&lt;pref name="fieldType" value="Field"/&gt;&lt;pref nam</vt:lpwstr>
  </property>
  <property fmtid="{D5CDD505-2E9C-101B-9397-08002B2CF9AE}" pid="3" name="ZOTERO_PREF_2">
    <vt:lpwstr>e="automaticJournalAbbreviations" value="true"/&gt;&lt;/prefs&gt;&lt;/data&gt;</vt:lpwstr>
  </property>
</Properties>
</file>